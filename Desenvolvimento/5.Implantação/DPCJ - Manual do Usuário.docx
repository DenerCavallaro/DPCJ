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E4C65" w:rsidRPr="00A20D4F" w:rsidRDefault="001E5A50" w:rsidP="001E5A50">
      <w:pPr>
        <w:jc w:val="center"/>
      </w:pPr>
      <w:r>
        <w:rPr>
          <w:noProof/>
        </w:rPr>
        <w:drawing>
          <wp:inline distT="0" distB="0" distL="0" distR="0" wp14:anchorId="446C90B2" wp14:editId="13F7D887">
            <wp:extent cx="2857500" cy="2857500"/>
            <wp:effectExtent l="0" t="0" r="0" b="0"/>
            <wp:docPr id="4" name="Imagem 4" descr="Resultado de imagem para análise e desenvolvimento de sistem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Resultado de imagem para análise e desenvolvimento de sistema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Pr="00A20D4F" w:rsidRDefault="007E4C65" w:rsidP="007E4C65"/>
    <w:p w:rsidR="007E4C65" w:rsidRDefault="007E4C65" w:rsidP="007E4C65"/>
    <w:p w:rsidR="007E4C65" w:rsidRPr="00264EFB" w:rsidRDefault="007E4C65" w:rsidP="007E4C65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8B9347" wp14:editId="199DCADC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2CE81AFAD97B42EA8580BE47E2C54F4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E4C65" w:rsidRPr="0037364C" w:rsidRDefault="00176C19" w:rsidP="007E4C65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  <w:t>Manual do Usuário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8B934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eBHggIAAA8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2CE81AFAD97B42EA8580BE47E2C54F4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7E4C65" w:rsidRPr="0037364C" w:rsidRDefault="00176C19" w:rsidP="007E4C65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</w:rPr>
                            <w:t>Manual do Usuário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>
      <w:r w:rsidRPr="00A20D4F">
        <w:rPr>
          <w:i/>
          <w:noProof/>
          <w:color w:val="0000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C2766" wp14:editId="170046DA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7E4C65" w:rsidRPr="0037364C" w:rsidRDefault="00CC2C5F" w:rsidP="007E4C65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Versão 0.1</w:t>
                                </w:r>
                              </w:p>
                            </w:sdtContent>
                          </w:sdt>
                          <w:p w:rsidR="007E4C65" w:rsidRPr="0037364C" w:rsidRDefault="007E4C65" w:rsidP="007E4C65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:rsidR="007E4C65" w:rsidRPr="0037364C" w:rsidRDefault="007E4C65" w:rsidP="007E4C65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C2766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:rsidR="007E4C65" w:rsidRPr="0037364C" w:rsidRDefault="00CC2C5F" w:rsidP="007E4C65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Versão 0.1</w:t>
                          </w:r>
                        </w:p>
                      </w:sdtContent>
                    </w:sdt>
                    <w:p w:rsidR="007E4C65" w:rsidRPr="0037364C" w:rsidRDefault="007E4C65" w:rsidP="007E4C65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:rsidR="007E4C65" w:rsidRPr="0037364C" w:rsidRDefault="007E4C65" w:rsidP="007E4C65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>
      <w:r>
        <w:tab/>
      </w:r>
    </w:p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Pr="00264EFB" w:rsidRDefault="007E4C65" w:rsidP="007E4C65"/>
    <w:p w:rsidR="007E4C65" w:rsidRDefault="007E4C65" w:rsidP="007E4C65">
      <w:pPr>
        <w:tabs>
          <w:tab w:val="left" w:pos="3700"/>
        </w:tabs>
      </w:pPr>
      <w:r>
        <w:tab/>
      </w:r>
    </w:p>
    <w:p w:rsidR="007E4C65" w:rsidRPr="00264EFB" w:rsidRDefault="007E4C65" w:rsidP="007E4C65">
      <w:pPr>
        <w:tabs>
          <w:tab w:val="left" w:pos="3700"/>
        </w:tabs>
        <w:sectPr w:rsidR="007E4C65" w:rsidRPr="00264EFB">
          <w:headerReference w:type="first" r:id="rId8"/>
          <w:footerReference w:type="first" r:id="rId9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AAE806" wp14:editId="3793E4F4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6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:rsidR="007E4C65" w:rsidRPr="00CC2C5F" w:rsidRDefault="00CC2C5F" w:rsidP="007E4C65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36"/>
                                  </w:rPr>
                                </w:pPr>
                                <w:r w:rsidRPr="00CC2C5F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36"/>
                                  </w:rPr>
                                  <w:t>DPCJ</w:t>
                                </w:r>
                                <w:r w:rsidR="001E5A50" w:rsidRPr="00CC2C5F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36"/>
                                  </w:rPr>
                                  <w:t xml:space="preserve"> </w:t>
                                </w:r>
                                <w:r w:rsidRPr="00CC2C5F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36"/>
                                  </w:rPr>
                                  <w:t>–</w:t>
                                </w:r>
                                <w:r w:rsidR="001E5A50" w:rsidRPr="00CC2C5F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36"/>
                                  </w:rPr>
                                  <w:t xml:space="preserve"> </w:t>
                                </w:r>
                                <w:r w:rsidRPr="00CC2C5F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36"/>
                                  </w:rPr>
                                  <w:t>Documentação e Padrões de Codificação Para Jogos</w:t>
                                </w:r>
                              </w:p>
                            </w:sdtContent>
                          </w:sdt>
                          <w:p w:rsidR="007E4C65" w:rsidRDefault="007E4C65" w:rsidP="007E4C65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AE806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D1B11" w:themeColor="background2" w:themeShade="1A"/>
                          <w:sz w:val="36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:rsidR="007E4C65" w:rsidRPr="00CC2C5F" w:rsidRDefault="00CC2C5F" w:rsidP="007E4C65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D1B11" w:themeColor="background2" w:themeShade="1A"/>
                              <w:sz w:val="36"/>
                            </w:rPr>
                          </w:pPr>
                          <w:r w:rsidRPr="00CC2C5F">
                            <w:rPr>
                              <w:rFonts w:ascii="Segoe UI" w:hAnsi="Segoe UI" w:cs="Segoe UI"/>
                              <w:color w:val="1D1B11" w:themeColor="background2" w:themeShade="1A"/>
                              <w:sz w:val="36"/>
                            </w:rPr>
                            <w:t>DPCJ</w:t>
                          </w:r>
                          <w:r w:rsidR="001E5A50" w:rsidRPr="00CC2C5F">
                            <w:rPr>
                              <w:rFonts w:ascii="Segoe UI" w:hAnsi="Segoe UI" w:cs="Segoe UI"/>
                              <w:color w:val="1D1B11" w:themeColor="background2" w:themeShade="1A"/>
                              <w:sz w:val="36"/>
                            </w:rPr>
                            <w:t xml:space="preserve"> </w:t>
                          </w:r>
                          <w:r w:rsidRPr="00CC2C5F">
                            <w:rPr>
                              <w:rFonts w:ascii="Segoe UI" w:hAnsi="Segoe UI" w:cs="Segoe UI"/>
                              <w:color w:val="1D1B11" w:themeColor="background2" w:themeShade="1A"/>
                              <w:sz w:val="36"/>
                            </w:rPr>
                            <w:t>–</w:t>
                          </w:r>
                          <w:r w:rsidR="001E5A50" w:rsidRPr="00CC2C5F">
                            <w:rPr>
                              <w:rFonts w:ascii="Segoe UI" w:hAnsi="Segoe UI" w:cs="Segoe UI"/>
                              <w:color w:val="1D1B11" w:themeColor="background2" w:themeShade="1A"/>
                              <w:sz w:val="36"/>
                            </w:rPr>
                            <w:t xml:space="preserve"> </w:t>
                          </w:r>
                          <w:r w:rsidRPr="00CC2C5F">
                            <w:rPr>
                              <w:rFonts w:ascii="Segoe UI" w:hAnsi="Segoe UI" w:cs="Segoe UI"/>
                              <w:color w:val="1D1B11" w:themeColor="background2" w:themeShade="1A"/>
                              <w:sz w:val="36"/>
                            </w:rPr>
                            <w:t>Documentação e Padrões de Codificação Para Jogos</w:t>
                          </w:r>
                        </w:p>
                      </w:sdtContent>
                    </w:sdt>
                    <w:p w:rsidR="007E4C65" w:rsidRDefault="007E4C65" w:rsidP="007E4C65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050C81" w:rsidRDefault="00050C81">
      <w:pPr>
        <w:pStyle w:val="Ttulo"/>
        <w:jc w:val="center"/>
      </w:pPr>
      <w: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7E4C65" w:rsidTr="007D4438">
        <w:trPr>
          <w:trHeight w:val="284"/>
        </w:trPr>
        <w:tc>
          <w:tcPr>
            <w:tcW w:w="1550" w:type="dxa"/>
            <w:shd w:val="clear" w:color="auto" w:fill="C00000"/>
          </w:tcPr>
          <w:p w:rsidR="007E4C65" w:rsidRPr="0037364C" w:rsidRDefault="007E4C65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:rsidR="007E4C65" w:rsidRPr="0037364C" w:rsidRDefault="007E4C65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:rsidR="007E4C65" w:rsidRPr="0037364C" w:rsidRDefault="007E4C65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:rsidR="007E4C65" w:rsidRPr="0037364C" w:rsidRDefault="007E4C65" w:rsidP="007D4438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 w:rsidRPr="0037364C"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7E4C65" w:rsidTr="007D4438">
        <w:trPr>
          <w:trHeight w:val="284"/>
        </w:trPr>
        <w:tc>
          <w:tcPr>
            <w:tcW w:w="1550" w:type="dxa"/>
          </w:tcPr>
          <w:p w:rsidR="007E4C65" w:rsidRPr="00CC2C5F" w:rsidRDefault="00CC2C5F" w:rsidP="007D4438">
            <w:pPr>
              <w:pStyle w:val="Instruo"/>
              <w:rPr>
                <w:i w:val="0"/>
                <w:color w:val="auto"/>
              </w:rPr>
            </w:pPr>
            <w:r w:rsidRPr="00CC2C5F">
              <w:rPr>
                <w:i w:val="0"/>
                <w:color w:val="auto"/>
              </w:rPr>
              <w:t>50/12/2018</w:t>
            </w:r>
          </w:p>
          <w:p w:rsidR="007E4C65" w:rsidRPr="00CC2C5F" w:rsidRDefault="007E4C65" w:rsidP="007D4438">
            <w:pPr>
              <w:pStyle w:val="Instruo"/>
              <w:rPr>
                <w:i w:val="0"/>
                <w:color w:val="auto"/>
              </w:rPr>
            </w:pPr>
          </w:p>
        </w:tc>
        <w:tc>
          <w:tcPr>
            <w:tcW w:w="1080" w:type="dxa"/>
          </w:tcPr>
          <w:p w:rsidR="007E4C65" w:rsidRPr="00CC2C5F" w:rsidRDefault="00CC2C5F" w:rsidP="007D4438">
            <w:pPr>
              <w:pStyle w:val="Instruo"/>
              <w:rPr>
                <w:i w:val="0"/>
                <w:color w:val="auto"/>
              </w:rPr>
            </w:pPr>
            <w:r w:rsidRPr="00CC2C5F">
              <w:rPr>
                <w:i w:val="0"/>
                <w:color w:val="auto"/>
              </w:rPr>
              <w:t>0.1</w:t>
            </w:r>
          </w:p>
        </w:tc>
        <w:tc>
          <w:tcPr>
            <w:tcW w:w="4680" w:type="dxa"/>
          </w:tcPr>
          <w:p w:rsidR="007E4C65" w:rsidRPr="00CC2C5F" w:rsidRDefault="00CC2C5F" w:rsidP="007D4438">
            <w:pPr>
              <w:pStyle w:val="Instruo"/>
              <w:rPr>
                <w:i w:val="0"/>
                <w:color w:val="auto"/>
              </w:rPr>
            </w:pPr>
            <w:r w:rsidRPr="00CC2C5F">
              <w:rPr>
                <w:i w:val="0"/>
                <w:color w:val="auto"/>
              </w:rPr>
              <w:t>Criação do documento</w:t>
            </w:r>
          </w:p>
        </w:tc>
        <w:tc>
          <w:tcPr>
            <w:tcW w:w="2410" w:type="dxa"/>
          </w:tcPr>
          <w:p w:rsidR="007E4C65" w:rsidRPr="00CC2C5F" w:rsidRDefault="00CC2C5F" w:rsidP="007D4438">
            <w:pPr>
              <w:pStyle w:val="Instruo"/>
              <w:rPr>
                <w:i w:val="0"/>
                <w:color w:val="auto"/>
              </w:rPr>
            </w:pPr>
            <w:r w:rsidRPr="00CC2C5F">
              <w:rPr>
                <w:i w:val="0"/>
                <w:color w:val="auto"/>
              </w:rPr>
              <w:t>Dener Cavallaro Marcolino</w:t>
            </w:r>
          </w:p>
        </w:tc>
      </w:tr>
      <w:tr w:rsidR="007E4C65" w:rsidTr="007D4438">
        <w:trPr>
          <w:trHeight w:val="284"/>
        </w:trPr>
        <w:tc>
          <w:tcPr>
            <w:tcW w:w="1550" w:type="dxa"/>
          </w:tcPr>
          <w:p w:rsidR="007E4C65" w:rsidRDefault="007E4C65" w:rsidP="007D4438">
            <w:pPr>
              <w:jc w:val="left"/>
            </w:pPr>
          </w:p>
        </w:tc>
        <w:tc>
          <w:tcPr>
            <w:tcW w:w="1080" w:type="dxa"/>
          </w:tcPr>
          <w:p w:rsidR="007E4C65" w:rsidRDefault="007E4C65" w:rsidP="007D4438">
            <w:pPr>
              <w:jc w:val="left"/>
            </w:pPr>
          </w:p>
        </w:tc>
        <w:tc>
          <w:tcPr>
            <w:tcW w:w="4680" w:type="dxa"/>
          </w:tcPr>
          <w:p w:rsidR="007E4C65" w:rsidRDefault="007E4C65" w:rsidP="007D4438">
            <w:pPr>
              <w:jc w:val="left"/>
            </w:pPr>
          </w:p>
        </w:tc>
        <w:tc>
          <w:tcPr>
            <w:tcW w:w="2410" w:type="dxa"/>
          </w:tcPr>
          <w:p w:rsidR="007E4C65" w:rsidRDefault="007E4C65" w:rsidP="007D4438">
            <w:pPr>
              <w:jc w:val="left"/>
            </w:pPr>
          </w:p>
        </w:tc>
      </w:tr>
      <w:tr w:rsidR="007E4C65" w:rsidTr="007D4438">
        <w:trPr>
          <w:trHeight w:val="284"/>
        </w:trPr>
        <w:tc>
          <w:tcPr>
            <w:tcW w:w="1550" w:type="dxa"/>
          </w:tcPr>
          <w:p w:rsidR="007E4C65" w:rsidRDefault="007E4C65" w:rsidP="007D4438">
            <w:pPr>
              <w:jc w:val="left"/>
            </w:pPr>
          </w:p>
        </w:tc>
        <w:tc>
          <w:tcPr>
            <w:tcW w:w="1080" w:type="dxa"/>
          </w:tcPr>
          <w:p w:rsidR="007E4C65" w:rsidRDefault="007E4C65" w:rsidP="007D4438">
            <w:pPr>
              <w:jc w:val="left"/>
            </w:pPr>
          </w:p>
        </w:tc>
        <w:tc>
          <w:tcPr>
            <w:tcW w:w="4680" w:type="dxa"/>
          </w:tcPr>
          <w:p w:rsidR="007E4C65" w:rsidRDefault="007E4C65" w:rsidP="007D4438">
            <w:pPr>
              <w:jc w:val="left"/>
            </w:pPr>
          </w:p>
        </w:tc>
        <w:tc>
          <w:tcPr>
            <w:tcW w:w="2410" w:type="dxa"/>
          </w:tcPr>
          <w:p w:rsidR="007E4C65" w:rsidRDefault="007E4C65" w:rsidP="007D4438">
            <w:pPr>
              <w:jc w:val="left"/>
            </w:pPr>
          </w:p>
        </w:tc>
      </w:tr>
    </w:tbl>
    <w:p w:rsidR="00050C81" w:rsidRDefault="00050C81"/>
    <w:p w:rsidR="00050C81" w:rsidRDefault="00050C81" w:rsidP="007E4C65">
      <w:pPr>
        <w:pStyle w:val="Ttulo"/>
        <w:jc w:val="center"/>
      </w:pPr>
      <w:r>
        <w:br w:type="page"/>
      </w:r>
      <w:r>
        <w:lastRenderedPageBreak/>
        <w:t>SUMÁRIO</w:t>
      </w:r>
    </w:p>
    <w:p w:rsidR="00AE17A6" w:rsidRDefault="00050C81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428178748" w:history="1">
        <w:r w:rsidR="00AE17A6" w:rsidRPr="00833DD0">
          <w:rPr>
            <w:rStyle w:val="Hyperlink"/>
          </w:rPr>
          <w:t>1. Introdução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_Toc428178748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CC2C5F">
          <w:rPr>
            <w:webHidden/>
          </w:rPr>
          <w:t>4</w:t>
        </w:r>
        <w:r w:rsidR="00AE17A6">
          <w:rPr>
            <w:webHidden/>
          </w:rPr>
          <w:fldChar w:fldCharType="end"/>
        </w:r>
      </w:hyperlink>
    </w:p>
    <w:p w:rsidR="00AE17A6" w:rsidRDefault="002D1E66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49" w:history="1">
        <w:r w:rsidR="00AE17A6" w:rsidRPr="00833DD0">
          <w:rPr>
            <w:rStyle w:val="Hyperlink"/>
            <w:rFonts w:eastAsia="Arial Unicode MS"/>
            <w:lang w:val="pt-PT"/>
          </w:rPr>
          <w:t>2. Como está organizado o manual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_Toc428178749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CC2C5F">
          <w:rPr>
            <w:webHidden/>
          </w:rPr>
          <w:t>4</w:t>
        </w:r>
        <w:r w:rsidR="00AE17A6">
          <w:rPr>
            <w:webHidden/>
          </w:rPr>
          <w:fldChar w:fldCharType="end"/>
        </w:r>
      </w:hyperlink>
    </w:p>
    <w:p w:rsidR="00AE17A6" w:rsidRDefault="002D1E66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50" w:history="1">
        <w:r w:rsidR="00AE17A6" w:rsidRPr="00833DD0">
          <w:rPr>
            <w:rStyle w:val="Hyperlink"/>
            <w:rFonts w:eastAsia="Arial Unicode MS"/>
            <w:lang w:val="pt-PT"/>
          </w:rPr>
          <w:t>3. Funcionalidades gerais do sistema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_Toc428178750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CC2C5F">
          <w:rPr>
            <w:webHidden/>
          </w:rPr>
          <w:t>4</w:t>
        </w:r>
        <w:r w:rsidR="00AE17A6">
          <w:rPr>
            <w:webHidden/>
          </w:rPr>
          <w:fldChar w:fldCharType="end"/>
        </w:r>
      </w:hyperlink>
    </w:p>
    <w:p w:rsidR="00AE17A6" w:rsidRDefault="002D1E66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51" w:history="1">
        <w:r w:rsidR="00AE17A6" w:rsidRPr="00833DD0">
          <w:rPr>
            <w:rStyle w:val="Hyperlink"/>
            <w:rFonts w:eastAsia="Arial Unicode MS"/>
            <w:lang w:val="pt-PT"/>
          </w:rPr>
          <w:t>4. Funcionalidades do sistema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_Toc428178751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CC2C5F">
          <w:rPr>
            <w:webHidden/>
          </w:rPr>
          <w:t>4</w:t>
        </w:r>
        <w:r w:rsidR="00AE17A6">
          <w:rPr>
            <w:webHidden/>
          </w:rPr>
          <w:fldChar w:fldCharType="end"/>
        </w:r>
      </w:hyperlink>
    </w:p>
    <w:p w:rsidR="00AE17A6" w:rsidRDefault="002D1E66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val="pt-PT" w:eastAsia="pt-PT"/>
        </w:rPr>
      </w:pPr>
      <w:hyperlink w:anchor="_Toc428178752" w:history="1">
        <w:r w:rsidR="00AE17A6" w:rsidRPr="00833DD0">
          <w:rPr>
            <w:rStyle w:val="Hyperlink"/>
            <w:rFonts w:eastAsia="Arial Unicode MS"/>
            <w:lang w:val="pt-PT"/>
          </w:rPr>
          <w:t>5. glossário</w:t>
        </w:r>
        <w:r w:rsidR="00AE17A6">
          <w:rPr>
            <w:webHidden/>
          </w:rPr>
          <w:tab/>
        </w:r>
        <w:r w:rsidR="00AE17A6">
          <w:rPr>
            <w:webHidden/>
          </w:rPr>
          <w:fldChar w:fldCharType="begin"/>
        </w:r>
        <w:r w:rsidR="00AE17A6">
          <w:rPr>
            <w:webHidden/>
          </w:rPr>
          <w:instrText xml:space="preserve"> PAGEREF _Toc428178752 \h </w:instrText>
        </w:r>
        <w:r w:rsidR="00AE17A6">
          <w:rPr>
            <w:webHidden/>
          </w:rPr>
        </w:r>
        <w:r w:rsidR="00AE17A6">
          <w:rPr>
            <w:webHidden/>
          </w:rPr>
          <w:fldChar w:fldCharType="separate"/>
        </w:r>
        <w:r w:rsidR="00CC2C5F">
          <w:rPr>
            <w:webHidden/>
          </w:rPr>
          <w:t>4</w:t>
        </w:r>
        <w:r w:rsidR="00AE17A6">
          <w:rPr>
            <w:webHidden/>
          </w:rPr>
          <w:fldChar w:fldCharType="end"/>
        </w:r>
      </w:hyperlink>
    </w:p>
    <w:p w:rsidR="00050C81" w:rsidRDefault="00050C81">
      <w:r>
        <w:fldChar w:fldCharType="end"/>
      </w:r>
    </w:p>
    <w:p w:rsidR="00050C81" w:rsidRDefault="00050C81" w:rsidP="00050C81">
      <w:pPr>
        <w:pStyle w:val="Ttulo1"/>
        <w:numPr>
          <w:ilvl w:val="0"/>
          <w:numId w:val="1"/>
        </w:numPr>
        <w:ind w:left="0" w:firstLine="0"/>
      </w:pPr>
      <w:r>
        <w:br w:type="page"/>
      </w:r>
      <w:bookmarkStart w:id="0" w:name="_Toc104341857"/>
      <w:bookmarkStart w:id="1" w:name="_Toc428178748"/>
      <w:r>
        <w:lastRenderedPageBreak/>
        <w:t>Introdução</w:t>
      </w:r>
      <w:bookmarkEnd w:id="0"/>
      <w:bookmarkEnd w:id="1"/>
    </w:p>
    <w:p w:rsidR="00050C81" w:rsidRDefault="00CC2C5F">
      <w:pPr>
        <w:pStyle w:val="Instruo"/>
        <w:rPr>
          <w:rFonts w:eastAsia="Arial Unicode MS"/>
          <w:lang w:val="pt-PT"/>
        </w:rPr>
      </w:pPr>
      <w:r>
        <w:rPr>
          <w:i w:val="0"/>
          <w:color w:val="auto"/>
          <w:lang w:val="pt-PT"/>
        </w:rPr>
        <w:t>Este documento visa o ensino das funcionalidade de Glad Arena para o melhor aproveitamento de seus recursos.</w:t>
      </w:r>
    </w:p>
    <w:p w:rsidR="00050C81" w:rsidRDefault="00050C81">
      <w:pPr>
        <w:pStyle w:val="Ttulo1"/>
        <w:rPr>
          <w:rFonts w:eastAsia="Arial Unicode MS"/>
          <w:lang w:val="pt-PT"/>
        </w:rPr>
      </w:pPr>
      <w:bookmarkStart w:id="2" w:name="_Toc428178749"/>
      <w:r>
        <w:rPr>
          <w:rFonts w:eastAsia="Arial Unicode MS"/>
          <w:lang w:val="pt-PT"/>
        </w:rPr>
        <w:t>Como está organizado o manual</w:t>
      </w:r>
      <w:bookmarkEnd w:id="2"/>
    </w:p>
    <w:p w:rsidR="00E37A05" w:rsidRDefault="00E37A05">
      <w:p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Este documento está dividido em 3 partes:</w:t>
      </w:r>
    </w:p>
    <w:p w:rsidR="00E37A05" w:rsidRPr="00E37A05" w:rsidRDefault="00CC2C5F" w:rsidP="00E37A05">
      <w:pPr>
        <w:pStyle w:val="PargrafodaLista"/>
        <w:numPr>
          <w:ilvl w:val="0"/>
          <w:numId w:val="8"/>
        </w:numPr>
        <w:rPr>
          <w:rFonts w:eastAsia="Arial Unicode MS"/>
          <w:lang w:val="pt-PT"/>
        </w:rPr>
      </w:pPr>
      <w:r w:rsidRPr="00E37A05">
        <w:rPr>
          <w:rFonts w:eastAsia="Arial Unicode MS"/>
          <w:lang w:val="pt-PT"/>
        </w:rPr>
        <w:t xml:space="preserve">A primeira parte mostra como é a autenticação e explica conceitos como o que é nickname, etc. </w:t>
      </w:r>
    </w:p>
    <w:p w:rsidR="00CC2C5F" w:rsidRDefault="00CC2C5F" w:rsidP="00E37A05">
      <w:pPr>
        <w:pStyle w:val="PargrafodaLista"/>
        <w:numPr>
          <w:ilvl w:val="0"/>
          <w:numId w:val="8"/>
        </w:numPr>
        <w:rPr>
          <w:rFonts w:eastAsia="Arial Unicode MS"/>
          <w:lang w:val="pt-PT"/>
        </w:rPr>
      </w:pPr>
      <w:r w:rsidRPr="00E37A05">
        <w:rPr>
          <w:rFonts w:eastAsia="Arial Unicode MS"/>
          <w:lang w:val="pt-PT"/>
        </w:rPr>
        <w:t xml:space="preserve">A segunda parte ensina como </w:t>
      </w:r>
      <w:r w:rsidR="00E37A05">
        <w:rPr>
          <w:rFonts w:eastAsia="Arial Unicode MS"/>
          <w:lang w:val="pt-PT"/>
        </w:rPr>
        <w:t>se criar a estrategia de jogo (criar fluxogramas)</w:t>
      </w:r>
    </w:p>
    <w:p w:rsidR="00E37A05" w:rsidRPr="00E37A05" w:rsidRDefault="00E37A05" w:rsidP="00E37A05">
      <w:pPr>
        <w:pStyle w:val="PargrafodaLista"/>
        <w:numPr>
          <w:ilvl w:val="0"/>
          <w:numId w:val="8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A terceira parte explica o funcionamento das partidas</w:t>
      </w:r>
    </w:p>
    <w:p w:rsidR="00050C81" w:rsidRPr="00CC2C5F" w:rsidRDefault="00050C81">
      <w:pPr>
        <w:rPr>
          <w:rFonts w:eastAsia="Arial Unicode MS"/>
          <w:color w:val="auto"/>
          <w:lang w:val="pt-PT"/>
        </w:rPr>
      </w:pPr>
    </w:p>
    <w:p w:rsidR="00050C81" w:rsidRDefault="00050C81">
      <w:pPr>
        <w:pStyle w:val="Ttulo1"/>
        <w:rPr>
          <w:rFonts w:eastAsia="Arial Unicode MS"/>
          <w:lang w:val="pt-PT"/>
        </w:rPr>
      </w:pPr>
      <w:bookmarkStart w:id="3" w:name="_Toc428178750"/>
      <w:r>
        <w:rPr>
          <w:rFonts w:eastAsia="Arial Unicode MS"/>
          <w:lang w:val="pt-PT"/>
        </w:rPr>
        <w:t>Funcionalidades gerais do sistema</w:t>
      </w:r>
      <w:bookmarkEnd w:id="3"/>
    </w:p>
    <w:p w:rsidR="00050C81" w:rsidRDefault="00050C81">
      <w:pPr>
        <w:rPr>
          <w:lang w:val="pt-PT"/>
        </w:rPr>
      </w:pPr>
    </w:p>
    <w:p w:rsidR="00050C81" w:rsidRDefault="00E37A05">
      <w:p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O sistema está divido em:</w:t>
      </w:r>
    </w:p>
    <w:p w:rsidR="00E37A05" w:rsidRDefault="00E37A05">
      <w:pPr>
        <w:rPr>
          <w:rFonts w:eastAsia="Arial Unicode MS"/>
          <w:lang w:val="pt-PT"/>
        </w:rPr>
      </w:pPr>
    </w:p>
    <w:p w:rsidR="00E37A05" w:rsidRDefault="00E37A05" w:rsidP="00E37A05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Tela de autenticação:</w:t>
      </w:r>
    </w:p>
    <w:p w:rsidR="00E37A05" w:rsidRDefault="00E37A05" w:rsidP="00E37A05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noProof/>
        </w:rPr>
        <w:drawing>
          <wp:inline distT="0" distB="0" distL="0" distR="0">
            <wp:extent cx="4708010" cy="2457316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46" cy="247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rPr>
          <w:rFonts w:eastAsia="Arial Unicode MS"/>
          <w:lang w:val="pt-PT"/>
        </w:rPr>
      </w:pPr>
    </w:p>
    <w:p w:rsidR="00E37A05" w:rsidRDefault="00E37A05" w:rsidP="00E37A05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lastRenderedPageBreak/>
        <w:t>Menu principal:</w:t>
      </w:r>
    </w:p>
    <w:p w:rsidR="00E37A05" w:rsidRDefault="00E37A05" w:rsidP="00E37A05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noProof/>
        </w:rPr>
        <w:drawing>
          <wp:inline distT="0" distB="0" distL="0" distR="0">
            <wp:extent cx="4152627" cy="225742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18" cy="22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05" w:rsidRDefault="00E37A05" w:rsidP="00E37A05">
      <w:pPr>
        <w:pStyle w:val="PargrafodaLista"/>
        <w:rPr>
          <w:rFonts w:eastAsia="Arial Unicode MS"/>
          <w:lang w:val="pt-PT"/>
        </w:rPr>
      </w:pPr>
    </w:p>
    <w:p w:rsidR="00E37A05" w:rsidRDefault="00E37A05" w:rsidP="00E37A05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Tela de criação de fluxograma (criar estratégia de jogo):</w:t>
      </w:r>
    </w:p>
    <w:p w:rsidR="00E37A05" w:rsidRDefault="00E37A05" w:rsidP="00E37A05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noProof/>
        </w:rPr>
        <w:drawing>
          <wp:inline distT="0" distB="0" distL="0" distR="0">
            <wp:extent cx="4126726" cy="23241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13" cy="233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05" w:rsidRDefault="00E37A05" w:rsidP="00E37A05">
      <w:pPr>
        <w:pStyle w:val="PargrafodaLista"/>
        <w:rPr>
          <w:rFonts w:eastAsia="Arial Unicode MS"/>
          <w:lang w:val="pt-PT"/>
        </w:rPr>
      </w:pPr>
    </w:p>
    <w:p w:rsidR="00E37A05" w:rsidRDefault="00E37A05" w:rsidP="00E37A05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Tela de partida</w:t>
      </w:r>
    </w:p>
    <w:p w:rsidR="00E37A05" w:rsidRPr="00E37A05" w:rsidRDefault="00E37A05" w:rsidP="00E37A05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noProof/>
        </w:rPr>
        <w:drawing>
          <wp:inline distT="0" distB="0" distL="0" distR="0">
            <wp:extent cx="3790950" cy="206994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208" cy="208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C81" w:rsidRDefault="00050C81">
      <w:pPr>
        <w:pStyle w:val="Ttulo1"/>
        <w:rPr>
          <w:rFonts w:eastAsia="Arial Unicode MS"/>
          <w:lang w:val="pt-PT"/>
        </w:rPr>
      </w:pPr>
      <w:bookmarkStart w:id="4" w:name="_Toc428178751"/>
      <w:r>
        <w:rPr>
          <w:rFonts w:eastAsia="Arial Unicode MS"/>
          <w:lang w:val="pt-PT"/>
        </w:rPr>
        <w:t>Funcionalidades do sistema</w:t>
      </w:r>
      <w:bookmarkEnd w:id="4"/>
    </w:p>
    <w:p w:rsidR="00050C81" w:rsidRDefault="00050C81">
      <w:pPr>
        <w:rPr>
          <w:rFonts w:eastAsia="Arial Unicode MS"/>
          <w:lang w:val="pt-PT"/>
        </w:rPr>
      </w:pPr>
    </w:p>
    <w:p w:rsidR="00961900" w:rsidRDefault="00961900" w:rsidP="00E37A05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</w:p>
    <w:p w:rsidR="00961900" w:rsidRPr="00961900" w:rsidRDefault="00961900" w:rsidP="00961900">
      <w:pPr>
        <w:pStyle w:val="PargrafodaLista"/>
        <w:rPr>
          <w:rFonts w:eastAsia="Arial Unicode MS"/>
          <w:b/>
          <w:lang w:val="pt-PT"/>
        </w:rPr>
      </w:pPr>
      <w:r w:rsidRPr="00961900">
        <w:rPr>
          <w:rFonts w:eastAsia="Arial Unicode MS"/>
          <w:b/>
          <w:lang w:val="pt-PT"/>
        </w:rPr>
        <w:lastRenderedPageBreak/>
        <w:t>1 . Autenticação</w:t>
      </w:r>
    </w:p>
    <w:p w:rsidR="00050C81" w:rsidRDefault="00E37A05" w:rsidP="00E37A05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Na tela de autenticação, você deve criar um apelido (nickname) único seu e entrar com seu email para  jogar Glad Arena. Após isto, clique em cadastrar. Se já for cadastrado, autentique-se a direita adicionando seu nickname e senha.</w:t>
      </w: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</w:p>
    <w:p w:rsidR="00961900" w:rsidRPr="00961900" w:rsidRDefault="00961900" w:rsidP="00961900">
      <w:pPr>
        <w:pStyle w:val="PargrafodaLista"/>
        <w:rPr>
          <w:rFonts w:eastAsia="Arial Unicode MS"/>
          <w:b/>
          <w:lang w:val="pt-PT"/>
        </w:rPr>
      </w:pPr>
      <w:r w:rsidRPr="00961900">
        <w:rPr>
          <w:rFonts w:eastAsia="Arial Unicode MS"/>
          <w:b/>
          <w:lang w:val="pt-PT"/>
        </w:rPr>
        <w:t>2.Criar Estratégia</w:t>
      </w:r>
    </w:p>
    <w:p w:rsidR="00E37A05" w:rsidRDefault="00E37A05" w:rsidP="00E37A05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Após isto, o menu principal lista todas as suas estatísticas de partida</w:t>
      </w:r>
      <w:r w:rsidR="00961900">
        <w:rPr>
          <w:rFonts w:eastAsia="Arial Unicode MS"/>
          <w:lang w:val="pt-PT"/>
        </w:rPr>
        <w:t>. Ao clicar em Criar/Editar Fluxograma, você será movido para a tela de criação de estratégia de jogo. A estratégia se dá por forma de fluxogramas, nos quais contém eventos previamente listas e permite o jogador adicionar ações para cada evento. Para isto Clique em “+” e na ação que se deseja adicionar:</w:t>
      </w: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Clique no “+”:</w:t>
      </w: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noProof/>
        </w:rPr>
        <w:drawing>
          <wp:inline distT="0" distB="0" distL="0" distR="0">
            <wp:extent cx="2286000" cy="971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E depois selecione a ação que você quer que aconteça no evento que você escolheu:</w:t>
      </w: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noProof/>
        </w:rPr>
        <w:drawing>
          <wp:inline distT="0" distB="0" distL="0" distR="0">
            <wp:extent cx="2971800" cy="246149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02" cy="246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</w:p>
    <w:p w:rsidR="00961900" w:rsidRDefault="00961900" w:rsidP="00961900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Faça isto com todos os eventos que você quiser alterar (você pode deixar alguns eventos vazios se quiser).</w:t>
      </w:r>
    </w:p>
    <w:p w:rsidR="00961900" w:rsidRDefault="00961900" w:rsidP="00961900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Você também pode excluir as ações, basta clicar no “-“ do evento que a ação do evento será excluída:</w:t>
      </w:r>
    </w:p>
    <w:p w:rsidR="00961900" w:rsidRDefault="00961900" w:rsidP="00961900">
      <w:pPr>
        <w:ind w:left="708"/>
        <w:rPr>
          <w:rFonts w:eastAsia="Arial Unicode MS"/>
          <w:lang w:val="pt-PT"/>
        </w:rPr>
      </w:pPr>
    </w:p>
    <w:p w:rsidR="00961900" w:rsidRPr="00961900" w:rsidRDefault="00961900" w:rsidP="00961900">
      <w:pPr>
        <w:ind w:left="708"/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Clique no “-“ para excluir a ação</w:t>
      </w:r>
    </w:p>
    <w:p w:rsidR="00961900" w:rsidRPr="00961900" w:rsidRDefault="00961900" w:rsidP="00961900">
      <w:pPr>
        <w:pStyle w:val="PargrafodaLista"/>
        <w:rPr>
          <w:rFonts w:eastAsia="Arial Unicode MS"/>
          <w:lang w:val="pt-PT"/>
        </w:rPr>
      </w:pPr>
      <w:r>
        <w:rPr>
          <w:rFonts w:eastAsia="Arial Unicode MS"/>
          <w:noProof/>
        </w:rPr>
        <w:drawing>
          <wp:inline distT="0" distB="0" distL="0" distR="0">
            <wp:extent cx="2286000" cy="9715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900" w:rsidRDefault="00961900" w:rsidP="00961900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Após montar seu fluxograma, clique em Salvar para concretizar suas mudanças, Limpar se quiser refazer ou Cancelar se você quiser desfazer as mudanças.</w:t>
      </w:r>
    </w:p>
    <w:p w:rsidR="00961900" w:rsidRDefault="00961900" w:rsidP="00961900">
      <w:pPr>
        <w:pStyle w:val="PargrafodaLista"/>
        <w:rPr>
          <w:rFonts w:eastAsia="Arial Unicode MS"/>
          <w:lang w:val="pt-PT"/>
        </w:rPr>
      </w:pPr>
    </w:p>
    <w:p w:rsidR="00961900" w:rsidRDefault="00961900" w:rsidP="00961900">
      <w:pPr>
        <w:pStyle w:val="PargrafodaLista"/>
        <w:rPr>
          <w:rFonts w:eastAsia="Arial Unicode MS"/>
          <w:b/>
          <w:lang w:val="pt-PT"/>
        </w:rPr>
      </w:pPr>
      <w:r w:rsidRPr="00961900">
        <w:rPr>
          <w:rFonts w:eastAsia="Arial Unicode MS"/>
          <w:b/>
          <w:lang w:val="pt-PT"/>
        </w:rPr>
        <w:t>3.Pronto, agora é só jogar</w:t>
      </w:r>
    </w:p>
    <w:p w:rsidR="00961900" w:rsidRPr="00961900" w:rsidRDefault="00961900" w:rsidP="00961900">
      <w:pPr>
        <w:pStyle w:val="PargrafodaLista"/>
        <w:numPr>
          <w:ilvl w:val="0"/>
          <w:numId w:val="9"/>
        </w:numPr>
        <w:rPr>
          <w:rFonts w:eastAsia="Arial Unicode MS"/>
          <w:lang w:val="pt-PT"/>
        </w:rPr>
      </w:pPr>
      <w:r>
        <w:rPr>
          <w:rFonts w:eastAsia="Arial Unicode MS"/>
          <w:lang w:val="pt-PT"/>
        </w:rPr>
        <w:t>Clique em jogar e assista como o gladiador reagirá com a sua estratégia. As demais funcionalidade não dependem do usuário já que dependem do que ocorrer em partida, e esta está fora do controle do jogador.</w:t>
      </w:r>
    </w:p>
    <w:p w:rsidR="00050C81" w:rsidRDefault="00050C81">
      <w:pPr>
        <w:pStyle w:val="Ttulo1"/>
        <w:rPr>
          <w:rFonts w:eastAsia="Arial Unicode MS"/>
          <w:lang w:val="pt-PT"/>
        </w:rPr>
      </w:pPr>
      <w:bookmarkStart w:id="5" w:name="_Toc428178752"/>
      <w:r>
        <w:rPr>
          <w:rFonts w:eastAsia="Arial Unicode MS"/>
          <w:lang w:val="pt-PT"/>
        </w:rPr>
        <w:lastRenderedPageBreak/>
        <w:t>glossário</w:t>
      </w:r>
      <w:bookmarkEnd w:id="5"/>
    </w:p>
    <w:p w:rsidR="00050C81" w:rsidRDefault="00050C81">
      <w:pPr>
        <w:rPr>
          <w:rFonts w:eastAsia="Arial Unicode MS"/>
          <w:lang w:val="pt-PT"/>
        </w:rPr>
      </w:pPr>
    </w:p>
    <w:p w:rsidR="00050C81" w:rsidRDefault="00050C81">
      <w:pPr>
        <w:rPr>
          <w:rFonts w:eastAsia="Arial Unicode MS"/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0"/>
        <w:gridCol w:w="7728"/>
      </w:tblGrid>
      <w:tr w:rsidR="00050C81">
        <w:tc>
          <w:tcPr>
            <w:tcW w:w="2050" w:type="dxa"/>
            <w:shd w:val="clear" w:color="auto" w:fill="B3B3B3"/>
          </w:tcPr>
          <w:p w:rsidR="00050C81" w:rsidRDefault="00050C81">
            <w:pPr>
              <w:rPr>
                <w:rFonts w:eastAsia="Arial Unicode MS"/>
                <w:b/>
                <w:bCs/>
                <w:lang w:val="pt-PT"/>
              </w:rPr>
            </w:pPr>
            <w:r>
              <w:rPr>
                <w:rFonts w:eastAsia="Arial Unicode MS"/>
                <w:b/>
                <w:bCs/>
                <w:lang w:val="pt-PT"/>
              </w:rPr>
              <w:t>Termo/Sigla</w:t>
            </w:r>
          </w:p>
        </w:tc>
        <w:tc>
          <w:tcPr>
            <w:tcW w:w="7728" w:type="dxa"/>
            <w:shd w:val="clear" w:color="auto" w:fill="B3B3B3"/>
          </w:tcPr>
          <w:p w:rsidR="00050C81" w:rsidRDefault="00050C81">
            <w:pPr>
              <w:rPr>
                <w:rFonts w:eastAsia="Arial Unicode MS"/>
                <w:b/>
                <w:bCs/>
                <w:lang w:val="pt-PT"/>
              </w:rPr>
            </w:pPr>
            <w:r>
              <w:rPr>
                <w:rFonts w:eastAsia="Arial Unicode MS"/>
                <w:b/>
                <w:bCs/>
                <w:lang w:val="pt-PT"/>
              </w:rPr>
              <w:t>Descrição</w:t>
            </w:r>
          </w:p>
        </w:tc>
      </w:tr>
      <w:tr w:rsidR="00050C81">
        <w:tc>
          <w:tcPr>
            <w:tcW w:w="2050" w:type="dxa"/>
          </w:tcPr>
          <w:p w:rsidR="00050C81" w:rsidRDefault="00961900">
            <w:pPr>
              <w:rPr>
                <w:rFonts w:eastAsia="Arial Unicode MS"/>
                <w:lang w:val="pt-PT"/>
              </w:rPr>
            </w:pPr>
            <w:r>
              <w:rPr>
                <w:rFonts w:eastAsia="Arial Unicode MS"/>
                <w:lang w:val="pt-PT"/>
              </w:rPr>
              <w:t>FPS</w:t>
            </w:r>
          </w:p>
        </w:tc>
        <w:tc>
          <w:tcPr>
            <w:tcW w:w="7728" w:type="dxa"/>
          </w:tcPr>
          <w:p w:rsidR="00050C81" w:rsidRDefault="00961900">
            <w:pPr>
              <w:rPr>
                <w:rFonts w:eastAsia="Arial Unicode MS"/>
                <w:lang w:val="pt-PT"/>
              </w:rPr>
            </w:pPr>
            <w:r>
              <w:rPr>
                <w:rFonts w:eastAsia="Arial Unicode MS"/>
                <w:lang w:val="pt-PT"/>
              </w:rPr>
              <w:t>Frames/quadros por segundo</w:t>
            </w:r>
          </w:p>
        </w:tc>
      </w:tr>
      <w:tr w:rsidR="00050C81">
        <w:tc>
          <w:tcPr>
            <w:tcW w:w="2050" w:type="dxa"/>
          </w:tcPr>
          <w:p w:rsidR="00050C81" w:rsidRDefault="00050C81">
            <w:pPr>
              <w:rPr>
                <w:rFonts w:eastAsia="Arial Unicode MS"/>
                <w:lang w:val="pt-PT"/>
              </w:rPr>
            </w:pPr>
          </w:p>
        </w:tc>
        <w:tc>
          <w:tcPr>
            <w:tcW w:w="7728" w:type="dxa"/>
          </w:tcPr>
          <w:p w:rsidR="00050C81" w:rsidRDefault="00050C81">
            <w:pPr>
              <w:rPr>
                <w:rFonts w:eastAsia="Arial Unicode MS"/>
                <w:lang w:val="pt-PT"/>
              </w:rPr>
            </w:pPr>
          </w:p>
        </w:tc>
      </w:tr>
    </w:tbl>
    <w:p w:rsidR="00050C81" w:rsidRDefault="00050C81">
      <w:pPr>
        <w:rPr>
          <w:rFonts w:eastAsia="Arial Unicode MS"/>
          <w:lang w:val="pt-PT"/>
        </w:rPr>
      </w:pPr>
      <w:bookmarkStart w:id="6" w:name="_GoBack"/>
      <w:bookmarkEnd w:id="6"/>
    </w:p>
    <w:sectPr w:rsidR="00050C81">
      <w:headerReference w:type="even" r:id="rId17"/>
      <w:headerReference w:type="default" r:id="rId18"/>
      <w:footerReference w:type="default" r:id="rId19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1E66" w:rsidRDefault="002D1E66">
      <w:r>
        <w:separator/>
      </w:r>
    </w:p>
  </w:endnote>
  <w:endnote w:type="continuationSeparator" w:id="0">
    <w:p w:rsidR="002D1E66" w:rsidRDefault="002D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C65" w:rsidRDefault="007E4C65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7E4C65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7E4C65" w:rsidRDefault="007E4C65">
          <w:pPr>
            <w:pStyle w:val="Rodap"/>
          </w:pPr>
          <w:r>
            <w:t>Politec Ltda.</w:t>
          </w:r>
        </w:p>
        <w:p w:rsidR="007E4C65" w:rsidRDefault="007E4C65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7E4C65" w:rsidRDefault="007E4C65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7E4C65" w:rsidRDefault="007E4C65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CC2C5F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:rsidR="007E4C65" w:rsidRDefault="007E4C65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0C81" w:rsidRDefault="00050C81"/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521"/>
      <w:gridCol w:w="1484"/>
      <w:gridCol w:w="1705"/>
    </w:tblGrid>
    <w:tr w:rsidR="00050C81" w:rsidTr="007E4C65">
      <w:trPr>
        <w:cantSplit/>
      </w:trPr>
      <w:tc>
        <w:tcPr>
          <w:tcW w:w="6521" w:type="dxa"/>
        </w:tcPr>
        <w:p w:rsidR="00050C81" w:rsidRDefault="002D1E66" w:rsidP="007E4C65">
          <w:pPr>
            <w:pStyle w:val="Rodap"/>
            <w:tabs>
              <w:tab w:val="clear" w:pos="4320"/>
              <w:tab w:val="clear" w:pos="8640"/>
              <w:tab w:val="left" w:pos="5309"/>
            </w:tabs>
          </w:pPr>
          <w:sdt>
            <w:sdtPr>
              <w:alias w:val="Gestor"/>
              <w:tag w:val=""/>
              <w:id w:val="-1026712989"/>
              <w:placeholder>
                <w:docPart w:val="7033B78DDDF54AC2A17DE94CF7D6B5BF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CC2C5F">
                <w:t>DPCJ – Documentação e Padrões de Codificação Para Jogos</w:t>
              </w:r>
            </w:sdtContent>
          </w:sdt>
          <w:r w:rsidR="007E4C65">
            <w:tab/>
          </w:r>
          <w:sdt>
            <w:sdtPr>
              <w:alias w:val="Assunto"/>
              <w:tag w:val=""/>
              <w:id w:val="-343706752"/>
              <w:placeholder>
                <w:docPart w:val="79606F50A5C64EA88908B8BC8B32217C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CC2C5F">
                <w:t>Versão 0.1</w:t>
              </w:r>
            </w:sdtContent>
          </w:sdt>
        </w:p>
      </w:tc>
      <w:tc>
        <w:tcPr>
          <w:tcW w:w="1484" w:type="dxa"/>
          <w:vAlign w:val="center"/>
        </w:tcPr>
        <w:p w:rsidR="00050C81" w:rsidRDefault="00050C81">
          <w:pPr>
            <w:pStyle w:val="Rodap"/>
            <w:rPr>
              <w:lang w:val="pt-PT"/>
            </w:rPr>
          </w:pPr>
        </w:p>
      </w:tc>
      <w:tc>
        <w:tcPr>
          <w:tcW w:w="1705" w:type="dxa"/>
          <w:vAlign w:val="center"/>
        </w:tcPr>
        <w:p w:rsidR="00050C81" w:rsidRDefault="00050C81" w:rsidP="007E4C65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61900">
            <w:rPr>
              <w:noProof/>
            </w:rPr>
            <w:t>4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961900">
            <w:rPr>
              <w:noProof/>
            </w:rPr>
            <w:t>7</w:t>
          </w:r>
          <w:r>
            <w:fldChar w:fldCharType="end"/>
          </w:r>
        </w:p>
      </w:tc>
    </w:tr>
  </w:tbl>
  <w:p w:rsidR="00050C81" w:rsidRDefault="007E4C65" w:rsidP="007E4C65">
    <w:pPr>
      <w:jc w:val="right"/>
    </w:pPr>
    <w:r>
      <w:t xml:space="preserve">vs: </w:t>
    </w:r>
    <w:r w:rsidR="002D1E66">
      <w:fldChar w:fldCharType="begin"/>
    </w:r>
    <w:r w:rsidR="002D1E66">
      <w:instrText xml:space="preserve"> DOCPROPERTY  "Versão Modelo"  \* MERGEFORMAT </w:instrText>
    </w:r>
    <w:r w:rsidR="002D1E66">
      <w:fldChar w:fldCharType="separate"/>
    </w:r>
    <w:r w:rsidR="00CC2C5F">
      <w:t>1</w:t>
    </w:r>
    <w:r w:rsidR="002D1E66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1E66" w:rsidRDefault="002D1E66">
      <w:r>
        <w:separator/>
      </w:r>
    </w:p>
  </w:footnote>
  <w:footnote w:type="continuationSeparator" w:id="0">
    <w:p w:rsidR="002D1E66" w:rsidRDefault="002D1E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7E4C65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7E4C65" w:rsidRDefault="007E4C65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7E4C65" w:rsidRDefault="007E4C65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:rsidR="007E4C65" w:rsidRDefault="007E4C65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2.25pt;height:34.5pt" o:ole="">
                <v:imagedata r:id="rId1" o:title=""/>
              </v:shape>
              <o:OLEObject Type="Embed" ProgID="Word.Picture.8" ShapeID="_x0000_i1025" DrawAspect="Content" ObjectID="_1605551146" r:id="rId2"/>
            </w:object>
          </w:r>
        </w:p>
      </w:tc>
    </w:tr>
  </w:tbl>
  <w:p w:rsidR="007E4C65" w:rsidRDefault="007E4C6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0C81" w:rsidRDefault="00050C8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050C81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:rsidR="00050C81" w:rsidRDefault="00050C81">
          <w:pPr>
            <w:pStyle w:val="Cabealho"/>
            <w:rPr>
              <w:lang w:val="pt-PT"/>
            </w:rPr>
          </w:pPr>
          <w:r>
            <w:rPr>
              <w:lang w:val="pt-PT"/>
            </w:rPr>
            <w:t>&lt;Marca do Cliente&gt;</w:t>
          </w:r>
        </w:p>
      </w:tc>
      <w:sdt>
        <w:sdtPr>
          <w:alias w:val="Título"/>
          <w:tag w:val=""/>
          <w:id w:val="-434601566"/>
          <w:placeholder>
            <w:docPart w:val="23720864C5BE44A1A5892F7F60D5D73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:rsidR="00050C81" w:rsidRDefault="00176C19">
              <w:pPr>
                <w:pStyle w:val="Cabealho"/>
              </w:pPr>
              <w:r>
                <w:t>Manual do Usuário</w:t>
              </w:r>
            </w:p>
          </w:tc>
        </w:sdtContent>
      </w:sdt>
      <w:tc>
        <w:tcPr>
          <w:tcW w:w="1440" w:type="dxa"/>
          <w:vAlign w:val="center"/>
        </w:tcPr>
        <w:p w:rsidR="00050C81" w:rsidRDefault="00050C81">
          <w:pPr>
            <w:pStyle w:val="Cabealho"/>
          </w:pPr>
        </w:p>
      </w:tc>
    </w:tr>
  </w:tbl>
  <w:p w:rsidR="00050C81" w:rsidRDefault="00050C81">
    <w:pPr>
      <w:rPr>
        <w:ins w:id="7" w:author="Rronchesi" w:date="2005-02-15T08:26:00Z"/>
        <w:del w:id="8" w:author="luis.monteiro" w:date="2005-02-25T17:19:00Z"/>
      </w:rPr>
    </w:pPr>
  </w:p>
  <w:p w:rsidR="00050C81" w:rsidRDefault="00050C8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D868A7"/>
    <w:multiLevelType w:val="hybridMultilevel"/>
    <w:tmpl w:val="315AC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1441E"/>
    <w:multiLevelType w:val="hybridMultilevel"/>
    <w:tmpl w:val="7F36CA5C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2D403B9"/>
    <w:multiLevelType w:val="hybridMultilevel"/>
    <w:tmpl w:val="ECD0B1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37BFE"/>
    <w:multiLevelType w:val="hybridMultilevel"/>
    <w:tmpl w:val="C20A9228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133A1"/>
    <w:multiLevelType w:val="multilevel"/>
    <w:tmpl w:val="EC7E393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C5F"/>
    <w:rsid w:val="00050C81"/>
    <w:rsid w:val="00176C19"/>
    <w:rsid w:val="001E5A50"/>
    <w:rsid w:val="002D1E66"/>
    <w:rsid w:val="004B4F0B"/>
    <w:rsid w:val="004C6C28"/>
    <w:rsid w:val="005347A6"/>
    <w:rsid w:val="00634873"/>
    <w:rsid w:val="007C06DD"/>
    <w:rsid w:val="007E4C65"/>
    <w:rsid w:val="008E3C4A"/>
    <w:rsid w:val="00961900"/>
    <w:rsid w:val="00980893"/>
    <w:rsid w:val="009D066D"/>
    <w:rsid w:val="00AE17A6"/>
    <w:rsid w:val="00CC2C5F"/>
    <w:rsid w:val="00E3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2E1F2398-E057-4DD6-ACC1-F806B8A01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3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4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5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6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7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semiHidden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styleId="Lista">
    <w:name w:val="List"/>
    <w:basedOn w:val="Normal"/>
    <w:semiHidden/>
    <w:pPr>
      <w:numPr>
        <w:numId w:val="2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Parteinferiordoformulrio">
    <w:name w:val="HTML Bottom of Form"/>
    <w:basedOn w:val="Normal"/>
    <w:next w:val="Normal"/>
    <w:hidden/>
    <w:pPr>
      <w:widowControl w:val="0"/>
      <w:pBdr>
        <w:top w:val="single" w:sz="6" w:space="1" w:color="auto"/>
      </w:pBdr>
      <w:spacing w:line="240" w:lineRule="atLeast"/>
      <w:jc w:val="center"/>
    </w:pPr>
    <w:rPr>
      <w:vanish/>
      <w:color w:val="auto"/>
      <w:sz w:val="16"/>
      <w:szCs w:val="16"/>
    </w:rPr>
  </w:style>
  <w:style w:type="paragraph" w:styleId="Partesuperior-zdoformulrio">
    <w:name w:val="HTML Top of Form"/>
    <w:basedOn w:val="Normal"/>
    <w:next w:val="Normal"/>
    <w:hidden/>
    <w:pPr>
      <w:widowControl w:val="0"/>
      <w:pBdr>
        <w:bottom w:val="single" w:sz="6" w:space="1" w:color="auto"/>
      </w:pBdr>
      <w:spacing w:line="240" w:lineRule="atLeast"/>
      <w:jc w:val="center"/>
    </w:pPr>
    <w:rPr>
      <w:vanish/>
      <w:color w:val="auto"/>
      <w:sz w:val="16"/>
      <w:szCs w:val="16"/>
    </w:rPr>
  </w:style>
  <w:style w:type="character" w:customStyle="1" w:styleId="RodapChar">
    <w:name w:val="Rodapé Char"/>
    <w:basedOn w:val="Fontepargpadro"/>
    <w:link w:val="Rodap"/>
    <w:semiHidden/>
    <w:rsid w:val="007E4C65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7E4C65"/>
    <w:rPr>
      <w:color w:val="808080"/>
    </w:rPr>
  </w:style>
  <w:style w:type="paragraph" w:styleId="PargrafodaLista">
    <w:name w:val="List Paragraph"/>
    <w:basedOn w:val="Normal"/>
    <w:uiPriority w:val="34"/>
    <w:qFormat/>
    <w:rsid w:val="00E37A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er\AppData\Local\Temp\Template%20-%20Manual%20do%20Usu&#225;ri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CE81AFAD97B42EA8580BE47E2C54F4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09557C-7A72-4D31-8A3A-C01FC682AAA8}"/>
      </w:docPartPr>
      <w:docPartBody>
        <w:p w:rsidR="00000000" w:rsidRDefault="00F442E6">
          <w:pPr>
            <w:pStyle w:val="2CE81AFAD97B42EA8580BE47E2C54F4C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23720864C5BE44A1A5892F7F60D5D73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973814-BA0F-4EEE-936E-7A7F579ED85A}"/>
      </w:docPartPr>
      <w:docPartBody>
        <w:p w:rsidR="00000000" w:rsidRDefault="00F442E6">
          <w:pPr>
            <w:pStyle w:val="23720864C5BE44A1A5892F7F60D5D731"/>
          </w:pPr>
          <w:r w:rsidRPr="00352B81">
            <w:rPr>
              <w:rStyle w:val="TextodoEspaoReservado"/>
            </w:rPr>
            <w:t>[Título]</w:t>
          </w:r>
        </w:p>
      </w:docPartBody>
    </w:docPart>
    <w:docPart>
      <w:docPartPr>
        <w:name w:val="7033B78DDDF54AC2A17DE94CF7D6B5B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3C3DD5-75E7-483C-ACC9-53CF15501F14}"/>
      </w:docPartPr>
      <w:docPartBody>
        <w:p w:rsidR="00000000" w:rsidRDefault="00F442E6">
          <w:pPr>
            <w:pStyle w:val="7033B78DDDF54AC2A17DE94CF7D6B5BF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79606F50A5C64EA88908B8BC8B32217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5B0532B-D039-4700-9A1F-4F73C0D7416F}"/>
      </w:docPartPr>
      <w:docPartBody>
        <w:p w:rsidR="00000000" w:rsidRDefault="00F442E6">
          <w:pPr>
            <w:pStyle w:val="79606F50A5C64EA88908B8BC8B32217C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2E6"/>
    <w:rsid w:val="00F4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2CE81AFAD97B42EA8580BE47E2C54F4C">
    <w:name w:val="2CE81AFAD97B42EA8580BE47E2C54F4C"/>
  </w:style>
  <w:style w:type="paragraph" w:customStyle="1" w:styleId="23720864C5BE44A1A5892F7F60D5D731">
    <w:name w:val="23720864C5BE44A1A5892F7F60D5D731"/>
  </w:style>
  <w:style w:type="paragraph" w:customStyle="1" w:styleId="7033B78DDDF54AC2A17DE94CF7D6B5BF">
    <w:name w:val="7033B78DDDF54AC2A17DE94CF7D6B5BF"/>
  </w:style>
  <w:style w:type="paragraph" w:customStyle="1" w:styleId="79606F50A5C64EA88908B8BC8B32217C">
    <w:name w:val="79606F50A5C64EA88908B8BC8B3221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- Manual do Usuário</Template>
  <TotalTime>27</TotalTime>
  <Pages>7</Pages>
  <Words>429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Usuário</vt:lpstr>
    </vt:vector>
  </TitlesOfParts>
  <Manager>DPCJ – Documentação e Padrões de Codificação Para Jogos</Manager>
  <Company/>
  <LinksUpToDate>false</LinksUpToDate>
  <CharactersWithSpaces>2746</CharactersWithSpaces>
  <SharedDoc>false</SharedDoc>
  <HLinks>
    <vt:vector size="30" baseType="variant"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_Toc420317001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_Toc420317000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_Toc420316999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_Toc420316998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_Toc420316997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subject>Versão 0.1</dc:subject>
  <dc:creator>Dener</dc:creator>
  <cp:lastModifiedBy>Dener</cp:lastModifiedBy>
  <cp:revision>1</cp:revision>
  <cp:lastPrinted>2004-08-19T09:54:00Z</cp:lastPrinted>
  <dcterms:created xsi:type="dcterms:W3CDTF">2018-12-05T23:08:00Z</dcterms:created>
  <dcterms:modified xsi:type="dcterms:W3CDTF">2018-12-05T23:39:00Z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